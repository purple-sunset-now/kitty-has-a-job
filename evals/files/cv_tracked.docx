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Berlin, Germany | alex@example.com</w:t>
      </w:r>
    </w:p>
    <w:p>
      <w:r>
        <w:pict>
          <v:shape xmlns:v="urn:schemas-microsoft-com:vml" style="width:300pt;height:24pt">
            <v:textbox>
              <w:txbxContent>
                <w:p>
                  <w:r>
                    <w:t>Phone +49 30 0000000 | linkedin.com/in/alex-example</w:t>
                  </w:r>
                </w:p>
              </w:txbxContent>
            </v:textbox>
          </v:shape>
        </w:pict>
      </w:r>
    </w:p>
    <w:p>
      <w:pPr>
        <w:pStyle w:val="Heading1"/>
      </w:pPr>
      <w:r>
        <w:t>Summary</w:t>
      </w:r>
    </w:p>
    <w:p>
      <w:r>
        <w:t>Senior product manager with 9 years in B2B SaaS and marketplaces. Shipped ML-powered search and pricing products used by 3M users. Works hands-on with data and engineering teams.</w:t>
      </w:r>
      <w:del w:id="91" w:author="Reviewer" w:date="2026-09-01T10:00:00Z">
        <w:r>
          <w:delText xml:space="preserve"> Loves spreadsheets.</w:delText>
        </w:r>
      </w:del>
      <w:ins w:id="92" w:author="Reviewer" w:date="2026-09-01T10:00:00Z">
        <w:r>
          <w:t xml:space="preserve"> Based in Berlin.</w:t>
        </w:r>
      </w:ins>
      <w:r>
        <w:t xml:space="preserve"/>
      </w:r>
    </w:p>
    <w:p>
      <w:pPr>
        <w:pStyle w:val="Heading1"/>
      </w:pPr>
      <w:r>
        <w:t>Experience</w:t>
      </w:r>
    </w:p>
    <w:p>
      <w:r>
        <w:t>Senior Product Manager, Shoply (2022 to now)</w:t>
      </w:r>
    </w:p>
    <w:p>
      <w:pPr>
        <w:pStyle w:val="ListBullet"/>
      </w:pPr>
      <w:r>
        <w:rPr>
          <w:b/>
        </w:rPr>
        <w:t xml:space="preserve">Launched </w:t>
      </w:r>
      <w:r>
        <w:t>ML search ranking that lifted conversion by 9% for 3M monthly users.</w:t>
      </w:r>
    </w:p>
    <w:p>
      <w:pPr>
        <w:pStyle w:val="ListBullet"/>
      </w:pPr>
      <w:r>
        <w:rPr>
          <w:b/>
        </w:rPr>
        <w:t xml:space="preserve">Cut </w:t>
      </w:r>
      <w:r>
        <w:t>checkout drop-off by 14% by redesigning payment flows with 2 teams.</w:t>
      </w:r>
    </w:p>
    <w:p>
      <w:pPr>
        <w:pStyle w:val="ListBullet"/>
      </w:pPr>
      <w:r>
        <w:rPr>
          <w:b/>
        </w:rPr>
        <w:t xml:space="preserve">Built </w:t>
      </w:r>
      <w:r>
        <w:t>pricing experiments platform used by 6 teams, 40 tests per quarter.</w:t>
      </w:r>
    </w:p>
    <w:p>
      <w:r>
        <w:t>Product Manager, Rentco (2018 to 2022)</w:t>
      </w:r>
    </w:p>
    <w:p>
      <w:pPr>
        <w:pStyle w:val="ListBullet"/>
      </w:pPr>
      <w:commentRangeStart w:id="0"/>
      <w:r>
        <w:rPr>
          <w:b/>
        </w:rPr>
        <w:t xml:space="preserve">Grew </w:t>
      </w:r>
      <w:r>
        <w:t>B2B marketplace supply from 200 to 1,400 partners in two years.</w:t>
      </w:r>
      <w:commentRangeEnd w:id="0"/>
      <w:r>
        <w:commentReference w:id="0"/>
      </w:r>
    </w:p>
    <w:p>
      <w:pPr>
        <w:pStyle w:val="ListBullet"/>
      </w:pPr>
      <w:r>
        <w:rPr>
          <w:b/>
        </w:rPr>
        <w:t xml:space="preserve">Responsible </w:t>
      </w:r>
      <w:r>
        <w:t>for various partner tools and helped with onboarding.</w:t>
      </w:r>
    </w:p>
    <w:p>
      <w:pPr>
        <w:pStyle w:val="Heading1"/>
      </w:pPr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Reviewer" w:date="2026-09-01T10:00:00Z" w:initials="R">
    <w:p>
      <w:r>
        <w:t>Do we have a number for this? (private reviewer note)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